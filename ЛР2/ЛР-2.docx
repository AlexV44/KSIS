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20774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A9720A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1F07AA9F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A9720A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</w:t>
      </w:r>
    </w:p>
    <w:p w14:paraId="04296989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A9720A">
        <w:rPr>
          <w:rFonts w:ascii="Times New Roman" w:hAnsi="Times New Roman" w:cs="Times New Roman"/>
          <w:sz w:val="28"/>
          <w:szCs w:val="28"/>
        </w:rPr>
        <w:t xml:space="preserve">информатики и радиоэлектроники» </w:t>
      </w:r>
    </w:p>
    <w:p w14:paraId="43C26318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13605DA6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A9720A">
        <w:rPr>
          <w:rFonts w:ascii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14:paraId="722F7A33" w14:textId="52922D16" w:rsidR="00CE0D4B" w:rsidRPr="00CE0D4B" w:rsidRDefault="00CE0D4B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«Программная инженерия»</w:t>
      </w:r>
    </w:p>
    <w:p w14:paraId="72F5592E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496B3C89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31FE334E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00030185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6E8FD96F" w14:textId="77777777" w:rsidR="00A50CE8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4051733E" w14:textId="77777777" w:rsidR="00A50CE8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2BDC2F00" w14:textId="77777777" w:rsidR="00A50CE8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63ADC7CA" w14:textId="77777777" w:rsidR="00A50CE8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6A176E78" w14:textId="77777777" w:rsidR="00A50CE8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37FF5FA8" w14:textId="77777777" w:rsidR="00A50CE8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7ABE4D43" w14:textId="77777777" w:rsidR="00A50CE8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305690A0" w14:textId="77777777" w:rsidR="00A50CE8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38B328DB" w14:textId="77777777" w:rsidR="00A50CE8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6119FAD0" w14:textId="77777777" w:rsidR="00A50CE8" w:rsidRDefault="00A50CE8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0E5DF80D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3BF3E8A2" w14:textId="5CF4DD93" w:rsidR="00422525" w:rsidRPr="00E855E9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по </w:t>
      </w:r>
      <w:r w:rsidR="00422525">
        <w:rPr>
          <w:rFonts w:ascii="Times New Roman" w:hAnsi="Times New Roman" w:cs="Times New Roman"/>
          <w:sz w:val="28"/>
          <w:szCs w:val="28"/>
        </w:rPr>
        <w:t>лабораторной</w:t>
      </w:r>
      <w:r>
        <w:rPr>
          <w:rFonts w:ascii="Times New Roman" w:hAnsi="Times New Roman" w:cs="Times New Roman"/>
          <w:sz w:val="28"/>
          <w:szCs w:val="28"/>
        </w:rPr>
        <w:t xml:space="preserve"> работе №</w:t>
      </w:r>
      <w:r w:rsidR="00E855E9" w:rsidRPr="00E855E9">
        <w:rPr>
          <w:rFonts w:ascii="Times New Roman" w:hAnsi="Times New Roman" w:cs="Times New Roman"/>
          <w:sz w:val="28"/>
          <w:szCs w:val="28"/>
        </w:rPr>
        <w:t>2</w:t>
      </w:r>
    </w:p>
    <w:p w14:paraId="4601CF0F" w14:textId="567B8B05" w:rsidR="00FF54EC" w:rsidRPr="00CE6952" w:rsidRDefault="00422525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теме</w:t>
      </w:r>
    </w:p>
    <w:p w14:paraId="4E714CED" w14:textId="2281C0CC" w:rsidR="00FF54EC" w:rsidRPr="00BC4816" w:rsidRDefault="00A50CE8" w:rsidP="00E855E9">
      <w:pPr>
        <w:spacing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«</w:t>
      </w:r>
      <w:r w:rsidR="00E855E9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spellStart"/>
      <w:r w:rsidR="00E855E9" w:rsidRPr="00E855E9">
        <w:rPr>
          <w:rFonts w:ascii="Times New Roman" w:hAnsi="Times New Roman" w:cs="Times New Roman"/>
          <w:sz w:val="28"/>
          <w:szCs w:val="28"/>
        </w:rPr>
        <w:t>racerout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>»</w:t>
      </w:r>
    </w:p>
    <w:p w14:paraId="3DEA0996" w14:textId="77777777" w:rsidR="007679EB" w:rsidRDefault="007679EB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18A7291D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55793B84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729B2B88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09583CC5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7B127850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74BD0447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76407FDC" w14:textId="5DFA44AD" w:rsidR="00FF54EC" w:rsidRPr="00A9720A" w:rsidRDefault="00FF54EC" w:rsidP="00A50CE8">
      <w:pPr>
        <w:spacing w:after="0" w:line="360" w:lineRule="exact"/>
        <w:jc w:val="right"/>
        <w:rPr>
          <w:rFonts w:ascii="Times New Roman" w:hAnsi="Times New Roman" w:cs="Times New Roman"/>
          <w:sz w:val="28"/>
          <w:szCs w:val="28"/>
        </w:rPr>
      </w:pPr>
      <w:bookmarkStart w:id="0" w:name="_Hlk198765134"/>
      <w:r w:rsidRPr="00A9720A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836B15">
        <w:rPr>
          <w:rFonts w:ascii="Times New Roman" w:hAnsi="Times New Roman" w:cs="Times New Roman"/>
          <w:sz w:val="28"/>
          <w:szCs w:val="28"/>
        </w:rPr>
        <w:t>Видилин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36B15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836B15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972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761189" w14:textId="77777777" w:rsidR="00FF54EC" w:rsidRPr="00A9720A" w:rsidRDefault="00FF54EC" w:rsidP="00A50CE8">
      <w:pPr>
        <w:spacing w:after="0" w:line="360" w:lineRule="exact"/>
        <w:jc w:val="right"/>
        <w:rPr>
          <w:rFonts w:ascii="Times New Roman" w:hAnsi="Times New Roman" w:cs="Times New Roman"/>
          <w:sz w:val="28"/>
          <w:szCs w:val="28"/>
        </w:rPr>
      </w:pPr>
      <w:r w:rsidRPr="00A9720A">
        <w:rPr>
          <w:rFonts w:ascii="Times New Roman" w:hAnsi="Times New Roman" w:cs="Times New Roman"/>
          <w:sz w:val="28"/>
          <w:szCs w:val="28"/>
        </w:rPr>
        <w:t>Студент группы 410902</w:t>
      </w:r>
    </w:p>
    <w:p w14:paraId="038B7CEE" w14:textId="46AE5235" w:rsidR="00FF54EC" w:rsidRDefault="00FF54EC" w:rsidP="00A50CE8">
      <w:pPr>
        <w:spacing w:after="0" w:line="360" w:lineRule="exact"/>
        <w:jc w:val="right"/>
        <w:rPr>
          <w:rFonts w:ascii="Times New Roman" w:hAnsi="Times New Roman" w:cs="Times New Roman"/>
          <w:sz w:val="28"/>
          <w:szCs w:val="28"/>
        </w:rPr>
      </w:pPr>
      <w:r w:rsidRPr="00A9720A">
        <w:rPr>
          <w:rFonts w:ascii="Times New Roman" w:hAnsi="Times New Roman" w:cs="Times New Roman"/>
          <w:sz w:val="28"/>
          <w:szCs w:val="28"/>
        </w:rPr>
        <w:t>Проверил</w:t>
      </w:r>
      <w:r w:rsidR="00073541">
        <w:rPr>
          <w:rFonts w:ascii="Times New Roman" w:hAnsi="Times New Roman" w:cs="Times New Roman"/>
          <w:sz w:val="28"/>
          <w:szCs w:val="28"/>
        </w:rPr>
        <w:t>а</w:t>
      </w:r>
      <w:r w:rsidRPr="00A9720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7E4E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 w:rsidR="001A4689">
        <w:rPr>
          <w:rFonts w:ascii="Times New Roman" w:hAnsi="Times New Roman" w:cs="Times New Roman"/>
          <w:sz w:val="28"/>
          <w:szCs w:val="28"/>
        </w:rPr>
        <w:t xml:space="preserve"> </w:t>
      </w:r>
      <w:r w:rsidR="00007E4E">
        <w:rPr>
          <w:rFonts w:ascii="Times New Roman" w:hAnsi="Times New Roman" w:cs="Times New Roman"/>
          <w:sz w:val="28"/>
          <w:szCs w:val="28"/>
        </w:rPr>
        <w:t>С</w:t>
      </w:r>
      <w:r w:rsidR="001A4689">
        <w:rPr>
          <w:rFonts w:ascii="Times New Roman" w:hAnsi="Times New Roman" w:cs="Times New Roman"/>
          <w:sz w:val="28"/>
          <w:szCs w:val="28"/>
        </w:rPr>
        <w:t xml:space="preserve">. </w:t>
      </w:r>
      <w:r w:rsidR="00007E4E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.</w:t>
      </w:r>
    </w:p>
    <w:bookmarkEnd w:id="0"/>
    <w:p w14:paraId="75C31464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702B1329" w14:textId="77777777" w:rsidR="00FF54EC" w:rsidRPr="00BF5A45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6BBE1C1D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59D51FA6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13AF39B3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32EB28CA" w14:textId="77777777" w:rsidR="00FF54EC" w:rsidRDefault="00FF54EC" w:rsidP="00A50CE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</w:p>
    <w:p w14:paraId="6F17B62C" w14:textId="77777777" w:rsidR="00007E4E" w:rsidRDefault="00007E4E" w:rsidP="00422525">
      <w:pPr>
        <w:spacing w:after="0" w:line="360" w:lineRule="exact"/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46103691" w14:textId="456BAECA" w:rsidR="009A3752" w:rsidRPr="009A3752" w:rsidRDefault="00FF54EC" w:rsidP="009A3752">
      <w:pPr>
        <w:spacing w:after="0" w:line="360" w:lineRule="exact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007E4E">
        <w:rPr>
          <w:rFonts w:ascii="Times New Roman" w:hAnsi="Times New Roman" w:cs="Times New Roman"/>
          <w:sz w:val="28"/>
          <w:szCs w:val="28"/>
        </w:rPr>
        <w:t>6</w:t>
      </w:r>
    </w:p>
    <w:p w14:paraId="34CBCBFE" w14:textId="2F7DCDDF" w:rsidR="009A3752" w:rsidRPr="009A3752" w:rsidRDefault="009A3752" w:rsidP="009A3752">
      <w:pPr>
        <w:spacing w:after="0" w:line="360" w:lineRule="exact"/>
        <w:ind w:firstLine="0"/>
        <w:rPr>
          <w:rFonts w:ascii="Times New Roman" w:hAnsi="Times New Roman" w:cs="Times New Roman"/>
          <w:sz w:val="28"/>
          <w:szCs w:val="28"/>
        </w:rPr>
      </w:pPr>
      <w:r w:rsidRPr="009A375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1E10E99C" wp14:editId="75DA09E0">
            <wp:simplePos x="0" y="0"/>
            <wp:positionH relativeFrom="column">
              <wp:posOffset>397527</wp:posOffset>
            </wp:positionH>
            <wp:positionV relativeFrom="paragraph">
              <wp:posOffset>228600</wp:posOffset>
            </wp:positionV>
            <wp:extent cx="6201640" cy="3829584"/>
            <wp:effectExtent l="0" t="0" r="8890" b="0"/>
            <wp:wrapSquare wrapText="bothSides"/>
            <wp:docPr id="187979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9111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Результат работы программы изображён на рисунке 1.</w:t>
      </w:r>
    </w:p>
    <w:p w14:paraId="6988851C" w14:textId="728AA453" w:rsidR="00E855E9" w:rsidRPr="009C4F03" w:rsidRDefault="009A3752" w:rsidP="009A3752">
      <w:pPr>
        <w:spacing w:after="0" w:line="360" w:lineRule="exact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результат работы аналоговой утилиты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узла google.com</w:t>
      </w:r>
    </w:p>
    <w:p w14:paraId="418ED26A" w14:textId="4BCEF24C" w:rsidR="009C4F03" w:rsidRPr="002972BC" w:rsidRDefault="002972BC" w:rsidP="009A3752">
      <w:pPr>
        <w:spacing w:after="0" w:line="360" w:lineRule="exact"/>
        <w:ind w:firstLine="0"/>
        <w:rPr>
          <w:rFonts w:ascii="Times New Roman" w:hAnsi="Times New Roman" w:cs="Times New Roman"/>
          <w:sz w:val="28"/>
          <w:szCs w:val="28"/>
        </w:rPr>
      </w:pPr>
      <w:r w:rsidRPr="002972BC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40E730CA" wp14:editId="1813D50F">
            <wp:simplePos x="0" y="0"/>
            <wp:positionH relativeFrom="column">
              <wp:posOffset>133350</wp:posOffset>
            </wp:positionH>
            <wp:positionV relativeFrom="paragraph">
              <wp:posOffset>466725</wp:posOffset>
            </wp:positionV>
            <wp:extent cx="6645910" cy="4458970"/>
            <wp:effectExtent l="0" t="0" r="2540" b="0"/>
            <wp:wrapSquare wrapText="bothSides"/>
            <wp:docPr id="177003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3866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5D8FFF" w14:textId="400EF583" w:rsidR="009C4F03" w:rsidRPr="002972BC" w:rsidRDefault="002972BC" w:rsidP="002972BC">
      <w:pPr>
        <w:spacing w:after="0" w:line="360" w:lineRule="exact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езультат работы программы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/>
        </w:rPr>
        <w:t>Wireshark</w:t>
      </w:r>
      <w:r>
        <w:rPr>
          <w:rFonts w:ascii="Times New Roman" w:hAnsi="Times New Roman" w:cs="Times New Roman"/>
          <w:sz w:val="28"/>
          <w:szCs w:val="28"/>
        </w:rPr>
        <w:t xml:space="preserve"> изображён на рисунке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374E39" w14:textId="7D9F2A2A" w:rsidR="002972BC" w:rsidRPr="002972BC" w:rsidRDefault="002972BC" w:rsidP="002972BC">
      <w:pPr>
        <w:spacing w:after="0" w:line="360" w:lineRule="exact"/>
        <w:ind w:firstLine="0"/>
        <w:rPr>
          <w:rFonts w:ascii="Times New Roman" w:hAnsi="Times New Roman" w:cs="Times New Roman"/>
          <w:sz w:val="28"/>
          <w:szCs w:val="28"/>
          <w:lang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аналоговой утилиты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/>
        </w:rPr>
        <w:t>Wireshark</w:t>
      </w:r>
    </w:p>
    <w:p w14:paraId="5F69EA95" w14:textId="239BEE5B" w:rsidR="009C4F03" w:rsidRDefault="009C4F03" w:rsidP="009A3752">
      <w:pPr>
        <w:spacing w:after="0" w:line="360" w:lineRule="exact"/>
        <w:ind w:firstLine="0"/>
        <w:rPr>
          <w:rFonts w:ascii="Times New Roman" w:hAnsi="Times New Roman" w:cs="Times New Roman"/>
          <w:sz w:val="28"/>
          <w:szCs w:val="28"/>
          <w:lang/>
        </w:rPr>
      </w:pPr>
    </w:p>
    <w:p w14:paraId="0C9EF678" w14:textId="24FFBD95" w:rsidR="002972BC" w:rsidRPr="002972BC" w:rsidRDefault="002972BC" w:rsidP="002972BC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Как мы можем заметить под конец работы утилиты запрос начал истекать по времени, но на 21-м хопе мы </w:t>
      </w:r>
      <w:proofErr w:type="gramStart"/>
      <w:r>
        <w:rPr>
          <w:rFonts w:ascii="Times New Roman" w:hAnsi="Times New Roman" w:cs="Times New Roman"/>
          <w:sz w:val="28"/>
          <w:szCs w:val="28"/>
        </w:rPr>
        <w:t>всё таки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нашли конечный узел, т.к. вернулся </w:t>
      </w:r>
      <w:r>
        <w:rPr>
          <w:rFonts w:ascii="Times New Roman" w:hAnsi="Times New Roman" w:cs="Times New Roman"/>
          <w:sz w:val="28"/>
          <w:szCs w:val="28"/>
          <w:lang/>
        </w:rPr>
        <w:t>ICMP-re</w:t>
      </w:r>
      <w:r>
        <w:rPr>
          <w:rFonts w:ascii="Times New Roman" w:hAnsi="Times New Roman" w:cs="Times New Roman"/>
          <w:sz w:val="28"/>
          <w:szCs w:val="28"/>
          <w:lang/>
        </w:rPr>
        <w:t>p</w:t>
      </w:r>
      <w:r>
        <w:rPr>
          <w:rFonts w:ascii="Times New Roman" w:hAnsi="Times New Roman" w:cs="Times New Roman"/>
          <w:sz w:val="28"/>
          <w:szCs w:val="28"/>
          <w:lang/>
        </w:rPr>
        <w:t>ly</w:t>
      </w:r>
      <w:r>
        <w:rPr>
          <w:rFonts w:ascii="Times New Roman" w:hAnsi="Times New Roman" w:cs="Times New Roman"/>
          <w:sz w:val="28"/>
          <w:szCs w:val="28"/>
        </w:rPr>
        <w:t xml:space="preserve"> с </w:t>
      </w:r>
      <w:r w:rsidRPr="002972BC"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TTL =21.</w:t>
      </w:r>
    </w:p>
    <w:p w14:paraId="70C5B38D" w14:textId="77777777" w:rsidR="002972BC" w:rsidRDefault="002972BC" w:rsidP="00E855E9">
      <w:pPr>
        <w:spacing w:after="0" w:line="360" w:lineRule="exact"/>
        <w:ind w:firstLine="0"/>
        <w:jc w:val="left"/>
        <w:rPr>
          <w:ins w:id="1" w:author="Alexei Vidilin" w:date="2026-03-24T21:52:00Z" w16du:dateUtc="2026-03-24T18:52:00Z"/>
          <w:rFonts w:ascii="Times New Roman" w:hAnsi="Times New Roman" w:cs="Times New Roman"/>
          <w:sz w:val="28"/>
          <w:szCs w:val="28"/>
          <w:lang/>
        </w:rPr>
      </w:pPr>
    </w:p>
    <w:p w14:paraId="5ACF5D98" w14:textId="1134F5BE" w:rsidR="00E855E9" w:rsidRPr="002972BC" w:rsidRDefault="002972BC" w:rsidP="002972BC">
      <w:pPr>
        <w:spacing w:after="0" w:line="360" w:lineRule="exact"/>
        <w:ind w:firstLine="0"/>
        <w:rPr>
          <w:ins w:id="2" w:author="Alexei Vidilin" w:date="2026-03-24T21:50:00Z" w16du:dateUtc="2026-03-24T18:50:00Z"/>
          <w:rFonts w:ascii="Times New Roman" w:hAnsi="Times New Roman" w:cs="Times New Roman"/>
          <w:color w:val="000000" w:themeColor="text1"/>
          <w:sz w:val="28"/>
          <w:szCs w:val="28"/>
        </w:rPr>
      </w:pPr>
      <w:ins w:id="3" w:author="Alexei Vidilin" w:date="2026-03-24T21:50:00Z" w16du:dateUtc="2026-03-24T18:50:00Z">
        <w:r w:rsidRPr="002972BC">
          <w:rPr>
            <w:rFonts w:ascii="Times New Roman" w:hAnsi="Times New Roman" w:cs="Times New Roman"/>
            <w:sz w:val="28"/>
            <w:szCs w:val="28"/>
            <w:lang/>
          </w:rPr>
          <w:drawing>
            <wp:anchor distT="0" distB="0" distL="114300" distR="114300" simplePos="0" relativeHeight="251660288" behindDoc="0" locked="0" layoutInCell="1" allowOverlap="1" wp14:anchorId="2F7BD037" wp14:editId="7984E192">
              <wp:simplePos x="0" y="0"/>
              <wp:positionH relativeFrom="column">
                <wp:posOffset>105410</wp:posOffset>
              </wp:positionH>
              <wp:positionV relativeFrom="paragraph">
                <wp:posOffset>276225</wp:posOffset>
              </wp:positionV>
              <wp:extent cx="6525536" cy="3258005"/>
              <wp:effectExtent l="0" t="0" r="8890" b="0"/>
              <wp:wrapSquare wrapText="bothSides"/>
              <wp:docPr id="345867158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45867158" name=""/>
                      <pic:cNvPicPr/>
                    </pic:nvPicPr>
                    <pic:blipFill>
                      <a:blip r:embed="rId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25536" cy="32580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ins>
      <w:r w:rsidRPr="002972BC">
        <w:rPr>
          <w:rFonts w:ascii="Times New Roman" w:hAnsi="Times New Roman" w:cs="Times New Roman"/>
          <w:color w:val="000000" w:themeColor="text1"/>
          <w:sz w:val="28"/>
          <w:szCs w:val="28"/>
          <w:rPrChange w:id="4" w:author="Alexei Vidilin" w:date="2026-03-24T21:52:00Z" w16du:dateUtc="2026-03-24T18:52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Результат работы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оригинальной утилиты </w:t>
      </w:r>
      <w:r w:rsidRPr="002972BC">
        <w:rPr>
          <w:rFonts w:ascii="Times New Roman" w:hAnsi="Times New Roman" w:cs="Times New Roman"/>
          <w:color w:val="000000" w:themeColor="text1"/>
          <w:sz w:val="28"/>
          <w:szCs w:val="28"/>
          <w:rPrChange w:id="5" w:author="Alexei Vidilin" w:date="2026-03-24T21:52:00Z" w16du:dateUtc="2026-03-24T18:52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изображён на рисунке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/>
        </w:rPr>
        <w:t>3</w:t>
      </w:r>
      <w:r w:rsidRPr="002972BC">
        <w:rPr>
          <w:rFonts w:ascii="Times New Roman" w:hAnsi="Times New Roman" w:cs="Times New Roman"/>
          <w:color w:val="000000" w:themeColor="text1"/>
          <w:sz w:val="28"/>
          <w:szCs w:val="28"/>
          <w:rPrChange w:id="6" w:author="Alexei Vidilin" w:date="2026-03-24T21:52:00Z" w16du:dateUtc="2026-03-24T18:52:00Z">
            <w:rPr>
              <w:rFonts w:ascii="Times New Roman" w:hAnsi="Times New Roman" w:cs="Times New Roman"/>
              <w:sz w:val="28"/>
              <w:szCs w:val="28"/>
            </w:rPr>
          </w:rPrChange>
        </w:rPr>
        <w:t>.</w:t>
      </w:r>
    </w:p>
    <w:p w14:paraId="7E0D032A" w14:textId="32E83388" w:rsidR="002972BC" w:rsidRPr="002972BC" w:rsidRDefault="002972BC" w:rsidP="002972BC">
      <w:pPr>
        <w:spacing w:after="0" w:line="360" w:lineRule="exact"/>
        <w:ind w:firstLine="0"/>
        <w:rPr>
          <w:rFonts w:ascii="Times New Roman" w:hAnsi="Times New Roman" w:cs="Times New Roman"/>
          <w:sz w:val="28"/>
          <w:szCs w:val="28"/>
          <w:lang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работы утилиты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tracert</w:t>
      </w:r>
      <w:proofErr w:type="spellEnd"/>
    </w:p>
    <w:p w14:paraId="3BFA4FDF" w14:textId="19C65479" w:rsidR="002972BC" w:rsidRPr="002972BC" w:rsidRDefault="002972BC" w:rsidP="00E855E9">
      <w:pPr>
        <w:spacing w:after="0" w:line="360" w:lineRule="exact"/>
        <w:ind w:firstLine="0"/>
        <w:jc w:val="left"/>
        <w:rPr>
          <w:ins w:id="7" w:author="Alexei Vidilin" w:date="2026-03-24T21:50:00Z" w16du:dateUtc="2026-03-24T18:50:00Z"/>
          <w:rFonts w:ascii="Times New Roman" w:hAnsi="Times New Roman" w:cs="Times New Roman"/>
          <w:sz w:val="28"/>
          <w:szCs w:val="28"/>
          <w:lang/>
        </w:rPr>
      </w:pPr>
    </w:p>
    <w:p w14:paraId="4235764F" w14:textId="30B24FA6" w:rsidR="002972BC" w:rsidRPr="002972BC" w:rsidRDefault="002972BC" w:rsidP="00E855E9">
      <w:pPr>
        <w:spacing w:after="0" w:line="360" w:lineRule="exact"/>
        <w:ind w:firstLine="0"/>
        <w:jc w:val="left"/>
        <w:rPr>
          <w:ins w:id="8" w:author="Alexei Vidilin" w:date="2026-03-24T21:50:00Z" w16du:dateUtc="2026-03-24T18:50:00Z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можно заметить оригинальная утилита </w:t>
      </w:r>
      <w:r>
        <w:rPr>
          <w:rFonts w:ascii="Times New Roman" w:hAnsi="Times New Roman" w:cs="Times New Roman"/>
          <w:sz w:val="28"/>
          <w:szCs w:val="28"/>
          <w:lang/>
        </w:rPr>
        <w:t>tracert</w:t>
      </w:r>
      <w:r>
        <w:rPr>
          <w:rFonts w:ascii="Times New Roman" w:hAnsi="Times New Roman" w:cs="Times New Roman"/>
          <w:sz w:val="28"/>
          <w:szCs w:val="28"/>
        </w:rPr>
        <w:t xml:space="preserve"> отработала практически также, только </w:t>
      </w:r>
      <w:r w:rsidR="001E6366">
        <w:rPr>
          <w:rFonts w:ascii="Times New Roman" w:hAnsi="Times New Roman" w:cs="Times New Roman"/>
          <w:sz w:val="28"/>
          <w:szCs w:val="28"/>
        </w:rPr>
        <w:t>дошла до конечного узла немного раньше.</w:t>
      </w:r>
    </w:p>
    <w:p w14:paraId="6FD4C526" w14:textId="77777777" w:rsidR="002972BC" w:rsidRDefault="002972BC" w:rsidP="00E855E9">
      <w:pPr>
        <w:spacing w:after="0" w:line="360" w:lineRule="exact"/>
        <w:ind w:firstLine="0"/>
        <w:jc w:val="left"/>
        <w:rPr>
          <w:ins w:id="9" w:author="Alexei Vidilin" w:date="2026-03-24T21:50:00Z" w16du:dateUtc="2026-03-24T18:50:00Z"/>
          <w:rFonts w:ascii="Times New Roman" w:hAnsi="Times New Roman" w:cs="Times New Roman"/>
          <w:sz w:val="28"/>
          <w:szCs w:val="28"/>
          <w:lang/>
        </w:rPr>
      </w:pPr>
    </w:p>
    <w:p w14:paraId="68F9B4B9" w14:textId="77777777" w:rsidR="002972BC" w:rsidRPr="002972BC" w:rsidRDefault="002972BC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/>
        </w:rPr>
      </w:pPr>
    </w:p>
    <w:p w14:paraId="66CF4B29" w14:textId="35676661" w:rsid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программы:</w:t>
      </w:r>
    </w:p>
    <w:p w14:paraId="79CB5478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>#!/usr/bin/env python3</w:t>
      </w:r>
    </w:p>
    <w:p w14:paraId="08747097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># -*- coding: utf-8 -*-</w:t>
      </w:r>
    </w:p>
    <w:p w14:paraId="76100C92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>"""</w:t>
      </w:r>
    </w:p>
    <w:p w14:paraId="60BF3453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>traceroute.py - утилита трассировки маршрута для Windows (аналог tracert)</w:t>
      </w:r>
    </w:p>
    <w:p w14:paraId="22473496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>Запуск требует прав администратора (для создания сырого ICMP-сокета).</w:t>
      </w:r>
    </w:p>
    <w:p w14:paraId="20B92F91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7B6295AE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0152368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>import socket</w:t>
      </w:r>
    </w:p>
    <w:p w14:paraId="15FC158A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struct</w:t>
      </w:r>
      <w:proofErr w:type="gramEnd"/>
    </w:p>
    <w:p w14:paraId="02D310ED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>import sys</w:t>
      </w:r>
    </w:p>
    <w:p w14:paraId="763CF3A4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>import time</w:t>
      </w:r>
    </w:p>
    <w:p w14:paraId="1B5BC67B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argparse</w:t>
      </w:r>
      <w:proofErr w:type="spellEnd"/>
    </w:p>
    <w:p w14:paraId="2ADA1674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>import threading</w:t>
      </w:r>
    </w:p>
    <w:p w14:paraId="0B9C3BB5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</w:p>
    <w:p w14:paraId="03AB40E3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>import platform</w:t>
      </w:r>
    </w:p>
    <w:p w14:paraId="5BE4E56F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742AA2A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E855E9">
        <w:rPr>
          <w:rFonts w:ascii="Times New Roman" w:hAnsi="Times New Roman" w:cs="Times New Roman"/>
          <w:sz w:val="28"/>
          <w:szCs w:val="28"/>
        </w:rPr>
        <w:t>Константы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ICMP</w:t>
      </w:r>
    </w:p>
    <w:p w14:paraId="5386FB1A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ICMP_ECHO_REQUEST = 8   # </w:t>
      </w:r>
      <w:r w:rsidRPr="00E855E9">
        <w:rPr>
          <w:rFonts w:ascii="Times New Roman" w:hAnsi="Times New Roman" w:cs="Times New Roman"/>
          <w:sz w:val="28"/>
          <w:szCs w:val="28"/>
        </w:rPr>
        <w:t>Запрос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Ping</w:t>
      </w:r>
    </w:p>
    <w:p w14:paraId="7C5BF95F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ICMP_ECHO_REPLY = 0     # </w:t>
      </w:r>
      <w:r w:rsidRPr="00E855E9">
        <w:rPr>
          <w:rFonts w:ascii="Times New Roman" w:hAnsi="Times New Roman" w:cs="Times New Roman"/>
          <w:sz w:val="28"/>
          <w:szCs w:val="28"/>
        </w:rPr>
        <w:t>Ответ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Ping</w:t>
      </w:r>
    </w:p>
    <w:p w14:paraId="6F7AA50C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ICMP_TIME_EXCEEDED = 11 # </w:t>
      </w:r>
      <w:r w:rsidRPr="00E855E9">
        <w:rPr>
          <w:rFonts w:ascii="Times New Roman" w:hAnsi="Times New Roman" w:cs="Times New Roman"/>
          <w:sz w:val="28"/>
          <w:szCs w:val="28"/>
        </w:rPr>
        <w:t>Превышен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TTL (</w:t>
      </w:r>
      <w:r w:rsidRPr="00E855E9">
        <w:rPr>
          <w:rFonts w:ascii="Times New Roman" w:hAnsi="Times New Roman" w:cs="Times New Roman"/>
          <w:sz w:val="28"/>
          <w:szCs w:val="28"/>
        </w:rPr>
        <w:t>промежуточный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маршрутизатор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F1AC128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>ICMP_DEST_UNREACH = 3   # Пункт назначения недоступен</w:t>
      </w:r>
    </w:p>
    <w:p w14:paraId="507108DA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1B6D6D90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5010E309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>def checksum(packet):</w:t>
      </w:r>
    </w:p>
    <w:p w14:paraId="32E2B32D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"""</w:t>
      </w:r>
    </w:p>
    <w:p w14:paraId="3E009632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Вычисление контрольной суммы ICMP-пакета (RFC 1071).</w:t>
      </w:r>
    </w:p>
    <w:p w14:paraId="378ED5A1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7DA656AE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(packet) % 2 == 1:</w:t>
      </w:r>
    </w:p>
    <w:p w14:paraId="71583F34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packet += b'\0'</w:t>
      </w:r>
    </w:p>
    <w:p w14:paraId="617DA09B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s = 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struct.unpack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'!%</w:t>
      </w:r>
      <w:proofErr w:type="spellStart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dH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' % (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(packet) // 2), packet))</w:t>
      </w:r>
    </w:p>
    <w:p w14:paraId="2B8737BF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s = (s &gt;&gt; 16) + (s &amp; 0xFFFF)</w:t>
      </w:r>
    </w:p>
    <w:p w14:paraId="7D726144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s += s &gt;&gt; 16</w:t>
      </w:r>
    </w:p>
    <w:p w14:paraId="280A6777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return ~s &amp; 0xFFFF</w:t>
      </w:r>
    </w:p>
    <w:p w14:paraId="322FFA27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59C6D4D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D1A1996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create_icmp_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packet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identifier, sequence, payload=b''):</w:t>
      </w:r>
    </w:p>
    <w:p w14:paraId="3D5457A6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</w:p>
    <w:p w14:paraId="67B35212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855E9">
        <w:rPr>
          <w:rFonts w:ascii="Times New Roman" w:hAnsi="Times New Roman" w:cs="Times New Roman"/>
          <w:sz w:val="28"/>
          <w:szCs w:val="28"/>
        </w:rPr>
        <w:t>Формирует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ICMP Echo Request </w:t>
      </w:r>
      <w:r w:rsidRPr="00E855E9">
        <w:rPr>
          <w:rFonts w:ascii="Times New Roman" w:hAnsi="Times New Roman" w:cs="Times New Roman"/>
          <w:sz w:val="28"/>
          <w:szCs w:val="28"/>
        </w:rPr>
        <w:t>пакет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60636A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identifier </w:t>
      </w:r>
      <w:r w:rsidRPr="00E855E9">
        <w:rPr>
          <w:rFonts w:ascii="Times New Roman" w:hAnsi="Times New Roman" w:cs="Times New Roman"/>
          <w:sz w:val="28"/>
          <w:szCs w:val="28"/>
        </w:rPr>
        <w:t>и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sequence </w:t>
      </w:r>
      <w:r w:rsidRPr="00E855E9">
        <w:rPr>
          <w:rFonts w:ascii="Times New Roman" w:hAnsi="Times New Roman" w:cs="Times New Roman"/>
          <w:sz w:val="28"/>
          <w:szCs w:val="28"/>
        </w:rPr>
        <w:t>должны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быть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2-</w:t>
      </w:r>
      <w:r w:rsidRPr="00E855E9">
        <w:rPr>
          <w:rFonts w:ascii="Times New Roman" w:hAnsi="Times New Roman" w:cs="Times New Roman"/>
          <w:sz w:val="28"/>
          <w:szCs w:val="28"/>
        </w:rPr>
        <w:t>байтовыми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целыми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D2C268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855E9">
        <w:rPr>
          <w:rFonts w:ascii="Times New Roman" w:hAnsi="Times New Roman" w:cs="Times New Roman"/>
          <w:sz w:val="28"/>
          <w:szCs w:val="28"/>
        </w:rPr>
        <w:t>"""</w:t>
      </w:r>
    </w:p>
    <w:p w14:paraId="5978F502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# Заголовок ICMP (8 байт): тип, код, контрольная сумма, идентификатор, номер последовательности</w:t>
      </w:r>
    </w:p>
    <w:p w14:paraId="105C36C7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header =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struct.pack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'!BBHHH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', ICMP_ECHO_REQUEST, 0, 0, identifier, sequence)</w:t>
      </w:r>
    </w:p>
    <w:p w14:paraId="3CAE3D18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855E9">
        <w:rPr>
          <w:rFonts w:ascii="Times New Roman" w:hAnsi="Times New Roman" w:cs="Times New Roman"/>
          <w:sz w:val="28"/>
          <w:szCs w:val="28"/>
        </w:rPr>
        <w:t>packet</w:t>
      </w:r>
      <w:proofErr w:type="spellEnd"/>
      <w:r w:rsidRPr="00E855E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855E9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E855E9">
        <w:rPr>
          <w:rFonts w:ascii="Times New Roman" w:hAnsi="Times New Roman" w:cs="Times New Roman"/>
          <w:sz w:val="28"/>
          <w:szCs w:val="28"/>
        </w:rPr>
        <w:t xml:space="preserve"> + payload</w:t>
      </w:r>
    </w:p>
    <w:p w14:paraId="036AA288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# Вычисляем контрольную сумму и вставляем в заголовок</w:t>
      </w:r>
    </w:p>
    <w:p w14:paraId="2CE9E298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>ck = checksum(packet)</w:t>
      </w:r>
    </w:p>
    <w:p w14:paraId="23A6BAFC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packet =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struct.pack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'!BBHHH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', ICMP_ECHO_REQUEST, 0, ck, identifier, sequence) + payload</w:t>
      </w:r>
    </w:p>
    <w:p w14:paraId="4E602040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return packet</w:t>
      </w:r>
    </w:p>
    <w:p w14:paraId="58C214C2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8A34AB1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B753794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parse_icmp_reply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(data):</w:t>
      </w:r>
    </w:p>
    <w:p w14:paraId="7AE1E2FB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855E9">
        <w:rPr>
          <w:rFonts w:ascii="Times New Roman" w:hAnsi="Times New Roman" w:cs="Times New Roman"/>
          <w:sz w:val="28"/>
          <w:szCs w:val="28"/>
        </w:rPr>
        <w:t>"""</w:t>
      </w:r>
    </w:p>
    <w:p w14:paraId="46CDBC8E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Извлекает из IP-пакета ICMP-сообщение и возвращает (тип, код, исходный IP).</w:t>
      </w:r>
    </w:p>
    <w:p w14:paraId="5DC779B6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Для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пакетов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Time Exceeded </w:t>
      </w:r>
      <w:r w:rsidRPr="00E855E9">
        <w:rPr>
          <w:rFonts w:ascii="Times New Roman" w:hAnsi="Times New Roman" w:cs="Times New Roman"/>
          <w:sz w:val="28"/>
          <w:szCs w:val="28"/>
        </w:rPr>
        <w:t>или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Destination Unreachable </w:t>
      </w:r>
      <w:r w:rsidRPr="00E855E9">
        <w:rPr>
          <w:rFonts w:ascii="Times New Roman" w:hAnsi="Times New Roman" w:cs="Times New Roman"/>
          <w:sz w:val="28"/>
          <w:szCs w:val="28"/>
        </w:rPr>
        <w:t>также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пытается</w:t>
      </w:r>
    </w:p>
    <w:p w14:paraId="48952B0F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855E9">
        <w:rPr>
          <w:rFonts w:ascii="Times New Roman" w:hAnsi="Times New Roman" w:cs="Times New Roman"/>
          <w:sz w:val="28"/>
          <w:szCs w:val="28"/>
        </w:rPr>
        <w:t>извлечь исходный идентификатор и номер последовательности из вложенного пакета.</w:t>
      </w:r>
    </w:p>
    <w:p w14:paraId="1DA1C687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"""</w:t>
      </w:r>
    </w:p>
    <w:p w14:paraId="6249E7FB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# IP-заголовок минимум 20 байт</w:t>
      </w:r>
    </w:p>
    <w:p w14:paraId="48557834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lastRenderedPageBreak/>
        <w:t xml:space="preserve">    ip_header = data[:20]</w:t>
      </w:r>
    </w:p>
    <w:p w14:paraId="11F12B93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iph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struct.unpack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'!BBHHHBBH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4s4s',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ip_header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C216138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E855E9">
        <w:rPr>
          <w:rFonts w:ascii="Times New Roman" w:hAnsi="Times New Roman" w:cs="Times New Roman"/>
          <w:sz w:val="28"/>
          <w:szCs w:val="28"/>
        </w:rPr>
        <w:t>proto</w:t>
      </w:r>
      <w:proofErr w:type="spellEnd"/>
      <w:r w:rsidRPr="00E855E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E855E9">
        <w:rPr>
          <w:rFonts w:ascii="Times New Roman" w:hAnsi="Times New Roman" w:cs="Times New Roman"/>
          <w:sz w:val="28"/>
          <w:szCs w:val="28"/>
        </w:rPr>
        <w:t>iph</w:t>
      </w:r>
      <w:proofErr w:type="spellEnd"/>
      <w:r w:rsidRPr="00E855E9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E855E9">
        <w:rPr>
          <w:rFonts w:ascii="Times New Roman" w:hAnsi="Times New Roman" w:cs="Times New Roman"/>
          <w:sz w:val="28"/>
          <w:szCs w:val="28"/>
        </w:rPr>
        <w:t>6</w:t>
      </w:r>
      <w:proofErr w:type="gramStart"/>
      <w:r w:rsidRPr="00E855E9">
        <w:rPr>
          <w:rFonts w:ascii="Times New Roman" w:hAnsi="Times New Roman" w:cs="Times New Roman"/>
          <w:sz w:val="28"/>
          <w:szCs w:val="28"/>
        </w:rPr>
        <w:t>]  #</w:t>
      </w:r>
      <w:proofErr w:type="gramEnd"/>
      <w:r w:rsidRPr="00E855E9">
        <w:rPr>
          <w:rFonts w:ascii="Times New Roman" w:hAnsi="Times New Roman" w:cs="Times New Roman"/>
          <w:sz w:val="28"/>
          <w:szCs w:val="28"/>
        </w:rPr>
        <w:t xml:space="preserve"> протокол (должен быть 1 для ICMP)</w:t>
      </w:r>
    </w:p>
    <w:p w14:paraId="579B91BC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src_ip = socket.inet_ntoa(iph[8])  # IP отправителя ICMP-сообщения</w:t>
      </w:r>
    </w:p>
    <w:p w14:paraId="0632C4D3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64B578DD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# ICMP-заголовок начинается после IP-заголовка</w:t>
      </w:r>
    </w:p>
    <w:p w14:paraId="20EAA88E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icmp_start = (iph[0] &amp; 0x0F) * 4  # длина IP-заголовка в байтах</w:t>
      </w:r>
    </w:p>
    <w:p w14:paraId="65510322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icmp_header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 data[icmp_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start:icmp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_start+8]</w:t>
      </w:r>
    </w:p>
    <w:p w14:paraId="6FF22E5A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icmp_type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icmp_code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icmp_checksum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icmp_id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icmp_seq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struct.unpack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'!BBHHH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icmp_header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8E92E54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4A31B43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E855E9">
        <w:rPr>
          <w:rFonts w:ascii="Times New Roman" w:hAnsi="Times New Roman" w:cs="Times New Roman"/>
          <w:sz w:val="28"/>
          <w:szCs w:val="28"/>
        </w:rPr>
        <w:t># Для сообщений об ошибке (тип 11 или 3) внутри есть исходный IP-пакет + 8 байт исходного ICMP</w:t>
      </w:r>
    </w:p>
    <w:p w14:paraId="6059D5DE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orig_id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 None</w:t>
      </w:r>
    </w:p>
    <w:p w14:paraId="716EA181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orig_seq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 None</w:t>
      </w:r>
    </w:p>
    <w:p w14:paraId="3C36B55E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icmp_type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in (ICMP_TIME_EXCEEDED, ICMP_DEST_UNREACH):</w:t>
      </w:r>
    </w:p>
    <w:p w14:paraId="19D8B962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(data) &gt;=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icmp_start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+ 8 + 28:  # </w:t>
      </w:r>
      <w:r w:rsidRPr="00E855E9">
        <w:rPr>
          <w:rFonts w:ascii="Times New Roman" w:hAnsi="Times New Roman" w:cs="Times New Roman"/>
          <w:sz w:val="28"/>
          <w:szCs w:val="28"/>
        </w:rPr>
        <w:t>минимум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: ICMP </w:t>
      </w:r>
      <w:r w:rsidRPr="00E855E9">
        <w:rPr>
          <w:rFonts w:ascii="Times New Roman" w:hAnsi="Times New Roman" w:cs="Times New Roman"/>
          <w:sz w:val="28"/>
          <w:szCs w:val="28"/>
        </w:rPr>
        <w:t>ошибки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(8) + IP (20) + 8 </w:t>
      </w:r>
      <w:r w:rsidRPr="00E855E9">
        <w:rPr>
          <w:rFonts w:ascii="Times New Roman" w:hAnsi="Times New Roman" w:cs="Times New Roman"/>
          <w:sz w:val="28"/>
          <w:szCs w:val="28"/>
        </w:rPr>
        <w:t>байт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ICMP</w:t>
      </w:r>
    </w:p>
    <w:p w14:paraId="2A4C9D19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orig_ip_header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 data[icmp_start+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8:icmp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_start+8+20]</w:t>
      </w:r>
    </w:p>
    <w:p w14:paraId="5833A045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orig_icmp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 data[icmp_start+8+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20:icmp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_start+8+20+8]</w:t>
      </w:r>
    </w:p>
    <w:p w14:paraId="4F986F40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orig_icmp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) &gt;= 8:</w:t>
      </w:r>
    </w:p>
    <w:p w14:paraId="25F0D194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_, _, _,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orig_id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orig_seq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struct.unpack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'!BBHHH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orig_icmp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2A4E0C0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A4EF241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icmp_type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icmp_code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src_ip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orig_id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orig_seq</w:t>
      </w:r>
      <w:proofErr w:type="spellEnd"/>
    </w:p>
    <w:p w14:paraId="31B06C8C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84114E5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3CB6D75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>class Traceroute:</w:t>
      </w:r>
    </w:p>
    <w:p w14:paraId="3E32FA4B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self, target,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max_hops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=30, timeout=2, resolve=True, port=0):</w:t>
      </w:r>
    </w:p>
    <w:p w14:paraId="44B8F274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self.target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 target</w:t>
      </w:r>
    </w:p>
    <w:p w14:paraId="063A1281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self.max_hops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max_hops</w:t>
      </w:r>
      <w:proofErr w:type="spellEnd"/>
    </w:p>
    <w:p w14:paraId="7CE4817A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self.timeout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 timeout</w:t>
      </w:r>
    </w:p>
    <w:p w14:paraId="65482260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self.resolve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 resolve</w:t>
      </w:r>
    </w:p>
    <w:p w14:paraId="1B5B9CDC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self.dest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_ip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 None</w:t>
      </w:r>
    </w:p>
    <w:p w14:paraId="249D718D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self.pid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os.getpid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() &amp; 0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xFFFF  #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идентификатор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процесса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для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ICMP ID</w:t>
      </w:r>
    </w:p>
    <w:p w14:paraId="4719E897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self.seq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47FCD5CD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self.sock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 None</w:t>
      </w:r>
    </w:p>
    <w:p w14:paraId="49A2F75C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BF84EC1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resolve_target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4FF1FCC8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855E9">
        <w:rPr>
          <w:rFonts w:ascii="Times New Roman" w:hAnsi="Times New Roman" w:cs="Times New Roman"/>
          <w:sz w:val="28"/>
          <w:szCs w:val="28"/>
        </w:rPr>
        <w:t>"""Разрешает имя хоста в IP-адрес."""</w:t>
      </w:r>
    </w:p>
    <w:p w14:paraId="117B671D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>try:</w:t>
      </w:r>
    </w:p>
    <w:p w14:paraId="462F90F0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self.dest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_ip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socket.gethostbyname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self.target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9D81304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True</w:t>
      </w:r>
    </w:p>
    <w:p w14:paraId="615E5366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except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socket.gaierror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B24CD0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False</w:t>
      </w:r>
    </w:p>
    <w:p w14:paraId="2539C2D2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3F3C47D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create_socket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29C5ACDA" w14:textId="77777777" w:rsidR="00E855E9" w:rsidRPr="009C4F03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C4F03">
        <w:rPr>
          <w:rFonts w:ascii="Times New Roman" w:hAnsi="Times New Roman" w:cs="Times New Roman"/>
          <w:sz w:val="28"/>
          <w:szCs w:val="28"/>
          <w:lang w:val="en-US"/>
        </w:rPr>
        <w:t>"""</w:t>
      </w:r>
      <w:r w:rsidRPr="00E855E9">
        <w:rPr>
          <w:rFonts w:ascii="Times New Roman" w:hAnsi="Times New Roman" w:cs="Times New Roman"/>
          <w:sz w:val="28"/>
          <w:szCs w:val="28"/>
        </w:rPr>
        <w:t>Создаёт</w:t>
      </w:r>
      <w:r w:rsidRPr="009C4F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сырой</w:t>
      </w:r>
      <w:r w:rsidRPr="009C4F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сокет</w:t>
      </w:r>
      <w:r w:rsidRPr="009C4F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для</w:t>
      </w:r>
      <w:r w:rsidRPr="009C4F03">
        <w:rPr>
          <w:rFonts w:ascii="Times New Roman" w:hAnsi="Times New Roman" w:cs="Times New Roman"/>
          <w:sz w:val="28"/>
          <w:szCs w:val="28"/>
          <w:lang w:val="en-US"/>
        </w:rPr>
        <w:t xml:space="preserve"> ICMP."""</w:t>
      </w:r>
    </w:p>
    <w:p w14:paraId="1F84FEF0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C4F03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>try:</w:t>
      </w:r>
    </w:p>
    <w:p w14:paraId="4C350B90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self.sock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socket.socket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socket.AF_INET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socket.SOCK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_RAW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socket.IPPROTO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_ICMP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A096D01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self.sock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.settimeout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self.timeout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6A78319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E855E9">
        <w:rPr>
          <w:rFonts w:ascii="Times New Roman" w:hAnsi="Times New Roman" w:cs="Times New Roman"/>
          <w:sz w:val="28"/>
          <w:szCs w:val="28"/>
        </w:rPr>
        <w:t># Устанавливаем TTL для исходящих пакетов (будет меняться для каждого хопа)</w:t>
      </w:r>
    </w:p>
    <w:p w14:paraId="235D37B7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    return True</w:t>
      </w:r>
    </w:p>
    <w:p w14:paraId="4A2F34F5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except PermissionError:</w:t>
      </w:r>
    </w:p>
    <w:p w14:paraId="100F6DCE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    print("Ошибка: Требуются права администратора для создания сырого сокета.")</w:t>
      </w:r>
    </w:p>
    <w:p w14:paraId="3AF4204C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>return False</w:t>
      </w:r>
    </w:p>
    <w:p w14:paraId="4287E0BF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except Exception as e:</w:t>
      </w:r>
    </w:p>
    <w:p w14:paraId="71C5D0C2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855E9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855E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855E9">
        <w:rPr>
          <w:rFonts w:ascii="Times New Roman" w:hAnsi="Times New Roman" w:cs="Times New Roman"/>
          <w:sz w:val="28"/>
          <w:szCs w:val="28"/>
        </w:rPr>
        <w:t>f"Ошибка</w:t>
      </w:r>
      <w:proofErr w:type="spellEnd"/>
      <w:r w:rsidRPr="00E855E9">
        <w:rPr>
          <w:rFonts w:ascii="Times New Roman" w:hAnsi="Times New Roman" w:cs="Times New Roman"/>
          <w:sz w:val="28"/>
          <w:szCs w:val="28"/>
        </w:rPr>
        <w:t xml:space="preserve"> создания сокета: {e}")</w:t>
      </w:r>
    </w:p>
    <w:p w14:paraId="4CE6865B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>return False</w:t>
      </w:r>
    </w:p>
    <w:p w14:paraId="42BD2FD8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EE142B0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send_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probe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2C8563E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855E9">
        <w:rPr>
          <w:rFonts w:ascii="Times New Roman" w:hAnsi="Times New Roman" w:cs="Times New Roman"/>
          <w:sz w:val="28"/>
          <w:szCs w:val="28"/>
        </w:rPr>
        <w:t xml:space="preserve">"""Отправляет один ICMP </w:t>
      </w:r>
      <w:proofErr w:type="spellStart"/>
      <w:r w:rsidRPr="00E855E9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E855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55E9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E855E9">
        <w:rPr>
          <w:rFonts w:ascii="Times New Roman" w:hAnsi="Times New Roman" w:cs="Times New Roman"/>
          <w:sz w:val="28"/>
          <w:szCs w:val="28"/>
        </w:rPr>
        <w:t xml:space="preserve"> с заданным TTL."""</w:t>
      </w:r>
    </w:p>
    <w:p w14:paraId="6AA16F8C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self.sock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setsockopt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socket.IPPROTO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_IP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socket.IP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_TTL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E4144B2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855E9">
        <w:rPr>
          <w:rFonts w:ascii="Times New Roman" w:hAnsi="Times New Roman" w:cs="Times New Roman"/>
          <w:sz w:val="28"/>
          <w:szCs w:val="28"/>
        </w:rPr>
        <w:t># Уникальные идентификатор и номер последовательности для этого запроса</w:t>
      </w:r>
    </w:p>
    <w:p w14:paraId="38F53DA7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identifier = self.pid</w:t>
      </w:r>
    </w:p>
    <w:p w14:paraId="334AF31B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sequence = (ttl &lt;&lt; 8) | self.seq  # комбинируем TTL и номер пробы</w:t>
      </w:r>
    </w:p>
    <w:p w14:paraId="5D5D1891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# Заполняем данные пакета (можно добавить временную метку, но мы засекаем время отдельно)</w:t>
      </w:r>
    </w:p>
    <w:p w14:paraId="578450A2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payload =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b'abcdefghijklmnopqrstuvwabcdefghi</w:t>
      </w:r>
      <w:proofErr w:type="spellEnd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'  #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32 </w:t>
      </w:r>
      <w:r w:rsidRPr="00E855E9">
        <w:rPr>
          <w:rFonts w:ascii="Times New Roman" w:hAnsi="Times New Roman" w:cs="Times New Roman"/>
          <w:sz w:val="28"/>
          <w:szCs w:val="28"/>
        </w:rPr>
        <w:t>байта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данных</w:t>
      </w:r>
    </w:p>
    <w:p w14:paraId="0A164E84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packet =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create_icmp_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packet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identifier, sequence, payload)</w:t>
      </w:r>
    </w:p>
    <w:p w14:paraId="14CED481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E855E9">
        <w:rPr>
          <w:rFonts w:ascii="Times New Roman" w:hAnsi="Times New Roman" w:cs="Times New Roman"/>
          <w:sz w:val="28"/>
          <w:szCs w:val="28"/>
        </w:rPr>
        <w:t>Засекаем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время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отправки</w:t>
      </w:r>
    </w:p>
    <w:p w14:paraId="5DBB1554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send_time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time.perf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counter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D2E27C1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1EB81B10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self.sock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sendto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packet, (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self.dest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_ip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, 0))</w:t>
      </w:r>
    </w:p>
    <w:p w14:paraId="17F309B6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except Exception as e:</w:t>
      </w:r>
    </w:p>
    <w:p w14:paraId="61C836E0" w14:textId="77777777" w:rsidR="00E855E9" w:rsidRPr="009C4F03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9C4F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C4F03">
        <w:rPr>
          <w:rFonts w:ascii="Times New Roman" w:hAnsi="Times New Roman" w:cs="Times New Roman"/>
          <w:sz w:val="28"/>
          <w:szCs w:val="28"/>
        </w:rPr>
        <w:t>"</w:t>
      </w:r>
      <w:r w:rsidRPr="00E855E9">
        <w:rPr>
          <w:rFonts w:ascii="Times New Roman" w:hAnsi="Times New Roman" w:cs="Times New Roman"/>
          <w:sz w:val="28"/>
          <w:szCs w:val="28"/>
        </w:rPr>
        <w:t>Ошибка</w:t>
      </w:r>
      <w:r w:rsidRPr="009C4F03">
        <w:rPr>
          <w:rFonts w:ascii="Times New Roman" w:hAnsi="Times New Roman" w:cs="Times New Roman"/>
          <w:sz w:val="28"/>
          <w:szCs w:val="28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отправки</w:t>
      </w:r>
      <w:r w:rsidRPr="009C4F03">
        <w:rPr>
          <w:rFonts w:ascii="Times New Roman" w:hAnsi="Times New Roman" w:cs="Times New Roman"/>
          <w:sz w:val="28"/>
          <w:szCs w:val="28"/>
        </w:rPr>
        <w:t>: {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9C4F03">
        <w:rPr>
          <w:rFonts w:ascii="Times New Roman" w:hAnsi="Times New Roman" w:cs="Times New Roman"/>
          <w:sz w:val="28"/>
          <w:szCs w:val="28"/>
        </w:rPr>
        <w:t>}")</w:t>
      </w:r>
    </w:p>
    <w:p w14:paraId="58EE0C36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C4F03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>return None</w:t>
      </w:r>
    </w:p>
    <w:p w14:paraId="3F574F7B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send_time</w:t>
      </w:r>
      <w:proofErr w:type="spellEnd"/>
    </w:p>
    <w:p w14:paraId="1390EFB0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A47E9C9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receive_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probe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expected_seq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3E09C5B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855E9">
        <w:rPr>
          <w:rFonts w:ascii="Times New Roman" w:hAnsi="Times New Roman" w:cs="Times New Roman"/>
          <w:sz w:val="28"/>
          <w:szCs w:val="28"/>
        </w:rPr>
        <w:t>"""Ожидает ответ и возвращает (ip, rtt) или (None, None) при таймауте."""</w:t>
      </w:r>
    </w:p>
    <w:p w14:paraId="0ADB552F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>while True:</w:t>
      </w:r>
    </w:p>
    <w:p w14:paraId="1B5FA4F3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try:</w:t>
      </w:r>
    </w:p>
    <w:p w14:paraId="3F47AC95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data,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self.sock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recvfrom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1024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)  #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макс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размер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пакета</w:t>
      </w:r>
    </w:p>
    <w:p w14:paraId="3BB4B3B6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recv_time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time.perf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counter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E5F0FF5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# </w:t>
      </w:r>
      <w:r w:rsidRPr="00E855E9">
        <w:rPr>
          <w:rFonts w:ascii="Times New Roman" w:hAnsi="Times New Roman" w:cs="Times New Roman"/>
          <w:sz w:val="28"/>
          <w:szCs w:val="28"/>
        </w:rPr>
        <w:t>Разбираем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полученный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пакет</w:t>
      </w:r>
    </w:p>
    <w:p w14:paraId="3FF3DE61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icmp_type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icmp_code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src_ip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orig_id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orig_seq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parse_icmp_reply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(data)</w:t>
      </w:r>
    </w:p>
    <w:p w14:paraId="09A707CF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7E33822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E855E9">
        <w:rPr>
          <w:rFonts w:ascii="Times New Roman" w:hAnsi="Times New Roman" w:cs="Times New Roman"/>
          <w:sz w:val="28"/>
          <w:szCs w:val="28"/>
        </w:rPr>
        <w:t># Проверяем, что это ответ на наш запрос</w:t>
      </w:r>
    </w:p>
    <w:p w14:paraId="12ED6970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        # Для Echo Reply: ID и Seq должны совпадать с отправленными</w:t>
      </w:r>
    </w:p>
    <w:p w14:paraId="38F2B58B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icmp_type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== ICMP_ECHO_REPLY and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orig_id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self.pid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orig_seq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expected_seq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2B76C1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return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src_ip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, recv_time</w:t>
      </w:r>
    </w:p>
    <w:p w14:paraId="68779B1C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# </w:t>
      </w:r>
      <w:r w:rsidRPr="00E855E9">
        <w:rPr>
          <w:rFonts w:ascii="Times New Roman" w:hAnsi="Times New Roman" w:cs="Times New Roman"/>
          <w:sz w:val="28"/>
          <w:szCs w:val="28"/>
        </w:rPr>
        <w:t>Для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Time Exceeded </w:t>
      </w:r>
      <w:r w:rsidRPr="00E855E9">
        <w:rPr>
          <w:rFonts w:ascii="Times New Roman" w:hAnsi="Times New Roman" w:cs="Times New Roman"/>
          <w:sz w:val="28"/>
          <w:szCs w:val="28"/>
        </w:rPr>
        <w:t>или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Unreachable: </w:t>
      </w:r>
      <w:r w:rsidRPr="00E855E9">
        <w:rPr>
          <w:rFonts w:ascii="Times New Roman" w:hAnsi="Times New Roman" w:cs="Times New Roman"/>
          <w:sz w:val="28"/>
          <w:szCs w:val="28"/>
        </w:rPr>
        <w:t>проверяем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вложенные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ID </w:t>
      </w:r>
      <w:r w:rsidRPr="00E855E9">
        <w:rPr>
          <w:rFonts w:ascii="Times New Roman" w:hAnsi="Times New Roman" w:cs="Times New Roman"/>
          <w:sz w:val="28"/>
          <w:szCs w:val="28"/>
        </w:rPr>
        <w:t>и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Seq</w:t>
      </w:r>
    </w:p>
    <w:p w14:paraId="4F866893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icmp_type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in (ICMP_TIME_EXCEEDED, ICMP_DEST_UNREACH) and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orig_id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self.pid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orig_seq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expected_seq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2669C5A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return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src_ip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, recv_time</w:t>
      </w:r>
    </w:p>
    <w:p w14:paraId="65891770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# </w:t>
      </w:r>
      <w:r w:rsidRPr="00E855E9">
        <w:rPr>
          <w:rFonts w:ascii="Times New Roman" w:hAnsi="Times New Roman" w:cs="Times New Roman"/>
          <w:sz w:val="28"/>
          <w:szCs w:val="28"/>
        </w:rPr>
        <w:t>Игнорируем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чужие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пакеты</w:t>
      </w:r>
    </w:p>
    <w:p w14:paraId="57550F82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else:</w:t>
      </w:r>
    </w:p>
    <w:p w14:paraId="7540D6AC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continue</w:t>
      </w:r>
    </w:p>
    <w:p w14:paraId="53788CA1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except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socket.timeout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B7D7FA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None, None</w:t>
      </w:r>
    </w:p>
    <w:p w14:paraId="71E56357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except Exception as e:</w:t>
      </w:r>
    </w:p>
    <w:p w14:paraId="0820F26D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E855E9">
        <w:rPr>
          <w:rFonts w:ascii="Times New Roman" w:hAnsi="Times New Roman" w:cs="Times New Roman"/>
          <w:sz w:val="28"/>
          <w:szCs w:val="28"/>
        </w:rPr>
        <w:t>Ошибка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приёма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>: {e}")</w:t>
      </w:r>
    </w:p>
    <w:p w14:paraId="7300EFC6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None, None</w:t>
      </w:r>
    </w:p>
    <w:p w14:paraId="05FB7745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B1B3AC1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lookup_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hostname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EA9C9CA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855E9">
        <w:rPr>
          <w:rFonts w:ascii="Times New Roman" w:hAnsi="Times New Roman" w:cs="Times New Roman"/>
          <w:sz w:val="28"/>
          <w:szCs w:val="28"/>
        </w:rPr>
        <w:t>"""DNS PTR запрос для получения имени хоста."""</w:t>
      </w:r>
    </w:p>
    <w:p w14:paraId="52AF35C1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if not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self.resolve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6AE1232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</w:p>
    <w:p w14:paraId="7EFCBCE9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40E8320D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hostname, _, _ =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socket.gethostbyaddr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6D4FCDC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f"{hostname} [{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}]"</w:t>
      </w:r>
    </w:p>
    <w:p w14:paraId="53F5391F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except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socket.herror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19D32C2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</w:p>
    <w:p w14:paraId="06B0DD73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A2C3542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def run(self):</w:t>
      </w:r>
    </w:p>
    <w:p w14:paraId="1D03F7F6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"""</w:t>
      </w:r>
      <w:r w:rsidRPr="00E855E9">
        <w:rPr>
          <w:rFonts w:ascii="Times New Roman" w:hAnsi="Times New Roman" w:cs="Times New Roman"/>
          <w:sz w:val="28"/>
          <w:szCs w:val="28"/>
        </w:rPr>
        <w:t>Основной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цикл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трассировки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>."""</w:t>
      </w:r>
    </w:p>
    <w:p w14:paraId="3C4C6565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self.resolve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target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9DAA30A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855E9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855E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855E9">
        <w:rPr>
          <w:rFonts w:ascii="Times New Roman" w:hAnsi="Times New Roman" w:cs="Times New Roman"/>
          <w:sz w:val="28"/>
          <w:szCs w:val="28"/>
        </w:rPr>
        <w:t>f"Не</w:t>
      </w:r>
      <w:proofErr w:type="spellEnd"/>
      <w:r w:rsidRPr="00E855E9">
        <w:rPr>
          <w:rFonts w:ascii="Times New Roman" w:hAnsi="Times New Roman" w:cs="Times New Roman"/>
          <w:sz w:val="28"/>
          <w:szCs w:val="28"/>
        </w:rPr>
        <w:t xml:space="preserve"> удалось разрешить {</w:t>
      </w:r>
      <w:proofErr w:type="spellStart"/>
      <w:proofErr w:type="gramStart"/>
      <w:r w:rsidRPr="00E855E9">
        <w:rPr>
          <w:rFonts w:ascii="Times New Roman" w:hAnsi="Times New Roman" w:cs="Times New Roman"/>
          <w:sz w:val="28"/>
          <w:szCs w:val="28"/>
        </w:rPr>
        <w:t>self.target</w:t>
      </w:r>
      <w:proofErr w:type="spellEnd"/>
      <w:proofErr w:type="gramEnd"/>
      <w:r w:rsidRPr="00E855E9">
        <w:rPr>
          <w:rFonts w:ascii="Times New Roman" w:hAnsi="Times New Roman" w:cs="Times New Roman"/>
          <w:sz w:val="28"/>
          <w:szCs w:val="28"/>
        </w:rPr>
        <w:t>}")</w:t>
      </w:r>
    </w:p>
    <w:p w14:paraId="33AD9E2F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sys.exit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(1)</w:t>
      </w:r>
    </w:p>
    <w:p w14:paraId="269A4BF7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86102DF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self.create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socket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CB7EB13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sys.exit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(1)</w:t>
      </w:r>
    </w:p>
    <w:p w14:paraId="06C1E503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77B64E7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E855E9">
        <w:rPr>
          <w:rFonts w:ascii="Times New Roman" w:hAnsi="Times New Roman" w:cs="Times New Roman"/>
          <w:sz w:val="28"/>
          <w:szCs w:val="28"/>
        </w:rPr>
        <w:t>Трассировка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маршрута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к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self.target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} [{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self.dest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_ip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}]")</w:t>
      </w:r>
    </w:p>
    <w:p w14:paraId="33DAD054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E855E9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855E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855E9">
        <w:rPr>
          <w:rFonts w:ascii="Times New Roman" w:hAnsi="Times New Roman" w:cs="Times New Roman"/>
          <w:sz w:val="28"/>
          <w:szCs w:val="28"/>
        </w:rPr>
        <w:t>f"с</w:t>
      </w:r>
      <w:proofErr w:type="spellEnd"/>
      <w:r w:rsidRPr="00E855E9">
        <w:rPr>
          <w:rFonts w:ascii="Times New Roman" w:hAnsi="Times New Roman" w:cs="Times New Roman"/>
          <w:sz w:val="28"/>
          <w:szCs w:val="28"/>
        </w:rPr>
        <w:t xml:space="preserve"> максимальным числом прыжков {self.max_hops</w:t>
      </w:r>
      <w:proofErr w:type="gramStart"/>
      <w:r w:rsidRPr="00E855E9">
        <w:rPr>
          <w:rFonts w:ascii="Times New Roman" w:hAnsi="Times New Roman" w:cs="Times New Roman"/>
          <w:sz w:val="28"/>
          <w:szCs w:val="28"/>
        </w:rPr>
        <w:t>}:\</w:t>
      </w:r>
      <w:proofErr w:type="gramEnd"/>
      <w:r w:rsidRPr="00E855E9">
        <w:rPr>
          <w:rFonts w:ascii="Times New Roman" w:hAnsi="Times New Roman" w:cs="Times New Roman"/>
          <w:sz w:val="28"/>
          <w:szCs w:val="28"/>
        </w:rPr>
        <w:t>n")</w:t>
      </w:r>
    </w:p>
    <w:p w14:paraId="6C76FB42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2B91FD87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>reached = False</w:t>
      </w:r>
    </w:p>
    <w:p w14:paraId="1AB7E2E9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for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1,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self.max_hops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+ 1):</w:t>
      </w:r>
    </w:p>
    <w:p w14:paraId="1B88C755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r w:rsidRPr="00E855E9">
        <w:rPr>
          <w:rFonts w:ascii="Times New Roman" w:hAnsi="Times New Roman" w:cs="Times New Roman"/>
          <w:sz w:val="28"/>
          <w:szCs w:val="28"/>
        </w:rPr>
        <w:t>Вывод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строки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номера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хопа</w:t>
      </w:r>
    </w:p>
    <w:p w14:paraId="6953D4AE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sys.stdout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.write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(f"{ttl:3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}  "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012F805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855E9">
        <w:rPr>
          <w:rFonts w:ascii="Times New Roman" w:hAnsi="Times New Roman" w:cs="Times New Roman"/>
          <w:sz w:val="28"/>
          <w:szCs w:val="28"/>
        </w:rPr>
        <w:t>sys.stdout</w:t>
      </w:r>
      <w:proofErr w:type="gramEnd"/>
      <w:r w:rsidRPr="00E855E9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E855E9">
        <w:rPr>
          <w:rFonts w:ascii="Times New Roman" w:hAnsi="Times New Roman" w:cs="Times New Roman"/>
          <w:sz w:val="28"/>
          <w:szCs w:val="28"/>
        </w:rPr>
        <w:t>flush</w:t>
      </w:r>
      <w:proofErr w:type="spellEnd"/>
      <w:r w:rsidRPr="00E855E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855E9">
        <w:rPr>
          <w:rFonts w:ascii="Times New Roman" w:hAnsi="Times New Roman" w:cs="Times New Roman"/>
          <w:sz w:val="28"/>
          <w:szCs w:val="28"/>
        </w:rPr>
        <w:t>)</w:t>
      </w:r>
    </w:p>
    <w:p w14:paraId="02C1A55F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59F1E0E9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    responses = []  # список IP для этого хопа (обычно один и тот же)</w:t>
      </w:r>
    </w:p>
    <w:p w14:paraId="2F4E3BB7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rtts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6755A9A1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C5970A2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r w:rsidRPr="00E855E9">
        <w:rPr>
          <w:rFonts w:ascii="Times New Roman" w:hAnsi="Times New Roman" w:cs="Times New Roman"/>
          <w:sz w:val="28"/>
          <w:szCs w:val="28"/>
        </w:rPr>
        <w:t>Делаем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три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попытки</w:t>
      </w:r>
    </w:p>
    <w:p w14:paraId="6E42ED50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for attempt in 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3):</w:t>
      </w:r>
    </w:p>
    <w:p w14:paraId="1896F693" w14:textId="77777777" w:rsidR="00E855E9" w:rsidRPr="009C4F03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9C4F03">
        <w:rPr>
          <w:rFonts w:ascii="Times New Roman" w:hAnsi="Times New Roman" w:cs="Times New Roman"/>
          <w:sz w:val="28"/>
          <w:szCs w:val="28"/>
          <w:lang w:val="en-US"/>
        </w:rPr>
        <w:t>self.seq</w:t>
      </w:r>
      <w:proofErr w:type="spellEnd"/>
      <w:r w:rsidRPr="009C4F0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9C4F03">
        <w:rPr>
          <w:rFonts w:ascii="Times New Roman" w:hAnsi="Times New Roman" w:cs="Times New Roman"/>
          <w:sz w:val="28"/>
          <w:szCs w:val="28"/>
          <w:lang w:val="en-US"/>
        </w:rPr>
        <w:t>attempt  #</w:t>
      </w:r>
      <w:proofErr w:type="gramEnd"/>
      <w:r w:rsidRPr="009C4F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сохраняем</w:t>
      </w:r>
      <w:r w:rsidRPr="009C4F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номер</w:t>
      </w:r>
      <w:r w:rsidRPr="009C4F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попытки</w:t>
      </w:r>
      <w:r w:rsidRPr="009C4F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в</w:t>
      </w:r>
      <w:r w:rsidRPr="009C4F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поле</w:t>
      </w:r>
      <w:r w:rsidRPr="009C4F03">
        <w:rPr>
          <w:rFonts w:ascii="Times New Roman" w:hAnsi="Times New Roman" w:cs="Times New Roman"/>
          <w:sz w:val="28"/>
          <w:szCs w:val="28"/>
          <w:lang w:val="en-US"/>
        </w:rPr>
        <w:t xml:space="preserve"> seq</w:t>
      </w:r>
    </w:p>
    <w:p w14:paraId="727E1714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C4F03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expected_seq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&lt;&lt; 8) | attempt</w:t>
      </w:r>
    </w:p>
    <w:p w14:paraId="6A484483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send_time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self.send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_probe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179454E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send_time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is None:</w:t>
      </w:r>
    </w:p>
    <w:p w14:paraId="5464BADE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rtts.append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(None)</w:t>
      </w:r>
    </w:p>
    <w:p w14:paraId="3761C877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continue</w:t>
      </w:r>
    </w:p>
    <w:p w14:paraId="3D5453B3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71BC507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src_ip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, recv_time =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self.receive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_probe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expected_seq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F6296EE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src_ip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is None:</w:t>
      </w:r>
    </w:p>
    <w:p w14:paraId="7444E5D3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rtts.append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(None)</w:t>
      </w:r>
    </w:p>
    <w:p w14:paraId="1231C6CB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else:</w:t>
      </w:r>
    </w:p>
    <w:p w14:paraId="1AA40608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rtt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recv_time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send_time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) * 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1000  #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в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миллисекундах</w:t>
      </w:r>
    </w:p>
    <w:p w14:paraId="218821CC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rtts.append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rtt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E854E1F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responses.append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src_ip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B12F23F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00E445D0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E855E9">
        <w:rPr>
          <w:rFonts w:ascii="Times New Roman" w:hAnsi="Times New Roman" w:cs="Times New Roman"/>
          <w:sz w:val="28"/>
          <w:szCs w:val="28"/>
        </w:rPr>
        <w:t># Небольшая пауза между попытками, чтобы не забить сеть</w:t>
      </w:r>
    </w:p>
    <w:p w14:paraId="5056F7C1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        time.sleep(0.1)</w:t>
      </w:r>
    </w:p>
    <w:p w14:paraId="336B93FD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41190CEE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    # Формируем строку с временами</w:t>
      </w:r>
    </w:p>
    <w:p w14:paraId="7911CCE4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rtt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in rtts:</w:t>
      </w:r>
    </w:p>
    <w:p w14:paraId="3AEE3D24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rtt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is None:</w:t>
      </w:r>
    </w:p>
    <w:p w14:paraId="60AC60B9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sys.stdout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write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"   *   ")</w:t>
      </w:r>
    </w:p>
    <w:p w14:paraId="50078075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else:</w:t>
      </w:r>
    </w:p>
    <w:p w14:paraId="4AD7EDE2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sys.stdout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.write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(f"{rtt:4.0f}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")</w:t>
      </w:r>
    </w:p>
    <w:p w14:paraId="58CDC7B9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6973EF21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E855E9">
        <w:rPr>
          <w:rFonts w:ascii="Times New Roman" w:hAnsi="Times New Roman" w:cs="Times New Roman"/>
          <w:sz w:val="28"/>
          <w:szCs w:val="28"/>
        </w:rPr>
        <w:t># Определяем уникальный IP для этого хопа (если есть ответы)</w:t>
      </w:r>
    </w:p>
    <w:p w14:paraId="1FA9A68C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    if responses:</w:t>
      </w:r>
    </w:p>
    <w:p w14:paraId="4A670F5E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        # Берём последний ответ (обычно все одинаковые)</w:t>
      </w:r>
    </w:p>
    <w:p w14:paraId="6EC56010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hop_ip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responses[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-1]</w:t>
      </w:r>
    </w:p>
    <w:p w14:paraId="25033AA1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hop_name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self.lookup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_hostname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hop_ip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7ECECDC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sys.stdout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write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f" {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hop_name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27477A82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E855E9">
        <w:rPr>
          <w:rFonts w:ascii="Times New Roman" w:hAnsi="Times New Roman" w:cs="Times New Roman"/>
          <w:sz w:val="28"/>
          <w:szCs w:val="28"/>
        </w:rPr>
        <w:t># Проверяем, достигли ли цели</w:t>
      </w:r>
    </w:p>
    <w:p w14:paraId="7C3384BF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        if hop_ip == self.dest_ip:</w:t>
      </w:r>
    </w:p>
    <w:p w14:paraId="5F788414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>reached = True</w:t>
      </w:r>
    </w:p>
    <w:p w14:paraId="2D6FD44D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36304A11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sys.stdout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write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" Request timed out.")</w:t>
      </w:r>
    </w:p>
    <w:p w14:paraId="75963B93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F786898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sys.stdout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.write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("\n")</w:t>
      </w:r>
    </w:p>
    <w:p w14:paraId="6951622A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sys.stdout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flush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22FC204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2D330EB6" w14:textId="77777777" w:rsidR="00E855E9" w:rsidRPr="009C4F03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if</w:t>
      </w:r>
      <w:r w:rsidRPr="009C4F03">
        <w:rPr>
          <w:rFonts w:ascii="Times New Roman" w:hAnsi="Times New Roman" w:cs="Times New Roman"/>
          <w:sz w:val="28"/>
          <w:szCs w:val="28"/>
        </w:rPr>
        <w:t xml:space="preserve"> 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>reached</w:t>
      </w:r>
      <w:r w:rsidRPr="009C4F03">
        <w:rPr>
          <w:rFonts w:ascii="Times New Roman" w:hAnsi="Times New Roman" w:cs="Times New Roman"/>
          <w:sz w:val="28"/>
          <w:szCs w:val="28"/>
        </w:rPr>
        <w:t>:</w:t>
      </w:r>
    </w:p>
    <w:p w14:paraId="1AC82E51" w14:textId="77777777" w:rsidR="00E855E9" w:rsidRPr="009C4F03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9C4F03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>break</w:t>
      </w:r>
    </w:p>
    <w:p w14:paraId="0CA596DF" w14:textId="77777777" w:rsidR="00E855E9" w:rsidRPr="009C4F03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47999A64" w14:textId="77777777" w:rsidR="00E855E9" w:rsidRPr="009C4F03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9C4F0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9C4F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C4F03">
        <w:rPr>
          <w:rFonts w:ascii="Times New Roman" w:hAnsi="Times New Roman" w:cs="Times New Roman"/>
          <w:sz w:val="28"/>
          <w:szCs w:val="28"/>
        </w:rPr>
        <w:t>"\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855E9">
        <w:rPr>
          <w:rFonts w:ascii="Times New Roman" w:hAnsi="Times New Roman" w:cs="Times New Roman"/>
          <w:sz w:val="28"/>
          <w:szCs w:val="28"/>
        </w:rPr>
        <w:t>Трассировка</w:t>
      </w:r>
      <w:r w:rsidRPr="009C4F03">
        <w:rPr>
          <w:rFonts w:ascii="Times New Roman" w:hAnsi="Times New Roman" w:cs="Times New Roman"/>
          <w:sz w:val="28"/>
          <w:szCs w:val="28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завершена</w:t>
      </w:r>
      <w:r w:rsidRPr="009C4F03">
        <w:rPr>
          <w:rFonts w:ascii="Times New Roman" w:hAnsi="Times New Roman" w:cs="Times New Roman"/>
          <w:sz w:val="28"/>
          <w:szCs w:val="28"/>
        </w:rPr>
        <w:t>.")</w:t>
      </w:r>
    </w:p>
    <w:p w14:paraId="6AC4BCB3" w14:textId="77777777" w:rsidR="00E855E9" w:rsidRPr="009C4F03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18881F15" w14:textId="77777777" w:rsidR="00E855E9" w:rsidRPr="009C4F03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391D2C71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 w:rsidRPr="00E855E9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E855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55E9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E855E9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E855E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855E9">
        <w:rPr>
          <w:rFonts w:ascii="Times New Roman" w:hAnsi="Times New Roman" w:cs="Times New Roman"/>
          <w:sz w:val="28"/>
          <w:szCs w:val="28"/>
        </w:rPr>
        <w:t>):</w:t>
      </w:r>
    </w:p>
    <w:p w14:paraId="2F3EAD4A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"""Проверка прав администратора на Windows."""</w:t>
      </w:r>
    </w:p>
    <w:p w14:paraId="128AB93E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platform.system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() == 'Windows':</w:t>
      </w:r>
    </w:p>
    <w:p w14:paraId="6EF12C54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import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ctypes</w:t>
      </w:r>
      <w:proofErr w:type="spellEnd"/>
    </w:p>
    <w:p w14:paraId="353E842F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3A61C7AE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ctypes.windll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.shell32.IsUserAnAdmin()</w:t>
      </w:r>
    </w:p>
    <w:p w14:paraId="5436386C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855E9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E855E9">
        <w:rPr>
          <w:rFonts w:ascii="Times New Roman" w:hAnsi="Times New Roman" w:cs="Times New Roman"/>
          <w:sz w:val="28"/>
          <w:szCs w:val="28"/>
        </w:rPr>
        <w:t>:</w:t>
      </w:r>
    </w:p>
    <w:p w14:paraId="3F1F7BC0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    return False</w:t>
      </w:r>
    </w:p>
    <w:p w14:paraId="35DB3989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363B0CDE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# На Unix-подобных системах обычно требуется root для сырых сокетов</w:t>
      </w:r>
    </w:p>
    <w:p w14:paraId="12698129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os.geteuid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() == 0</w:t>
      </w:r>
    </w:p>
    <w:p w14:paraId="748CB392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4D1D249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107D2A3E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CCA3955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parser =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argparse.ArgumentParser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(description="</w:t>
      </w:r>
      <w:r w:rsidRPr="00E855E9">
        <w:rPr>
          <w:rFonts w:ascii="Times New Roman" w:hAnsi="Times New Roman" w:cs="Times New Roman"/>
          <w:sz w:val="28"/>
          <w:szCs w:val="28"/>
        </w:rPr>
        <w:t>Аналог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для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Windows </w:t>
      </w:r>
      <w:r w:rsidRPr="00E855E9">
        <w:rPr>
          <w:rFonts w:ascii="Times New Roman" w:hAnsi="Times New Roman" w:cs="Times New Roman"/>
          <w:sz w:val="28"/>
          <w:szCs w:val="28"/>
        </w:rPr>
        <w:t>на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Python")</w:t>
      </w:r>
    </w:p>
    <w:p w14:paraId="65063D2E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parser.add_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argument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"host", help="</w:t>
      </w:r>
      <w:r w:rsidRPr="00E855E9">
        <w:rPr>
          <w:rFonts w:ascii="Times New Roman" w:hAnsi="Times New Roman" w:cs="Times New Roman"/>
          <w:sz w:val="28"/>
          <w:szCs w:val="28"/>
        </w:rPr>
        <w:t>Целевой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хост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или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IP-</w:t>
      </w:r>
      <w:r w:rsidRPr="00E855E9">
        <w:rPr>
          <w:rFonts w:ascii="Times New Roman" w:hAnsi="Times New Roman" w:cs="Times New Roman"/>
          <w:sz w:val="28"/>
          <w:szCs w:val="28"/>
        </w:rPr>
        <w:t>адрес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B65FC9B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parser.add_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argument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"-m", "--max-hops", type=int, default=30, help="</w:t>
      </w:r>
      <w:r w:rsidRPr="00E855E9">
        <w:rPr>
          <w:rFonts w:ascii="Times New Roman" w:hAnsi="Times New Roman" w:cs="Times New Roman"/>
          <w:sz w:val="28"/>
          <w:szCs w:val="28"/>
        </w:rPr>
        <w:t>Максимальное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число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прыжков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855E9">
        <w:rPr>
          <w:rFonts w:ascii="Times New Roman" w:hAnsi="Times New Roman" w:cs="Times New Roman"/>
          <w:sz w:val="28"/>
          <w:szCs w:val="28"/>
        </w:rPr>
        <w:t>по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умолчанию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30)")</w:t>
      </w:r>
    </w:p>
    <w:p w14:paraId="5298998E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parser.add_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argument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"-t", "--timeout", type=float, default=2.0, help="</w:t>
      </w:r>
      <w:r w:rsidRPr="00E855E9">
        <w:rPr>
          <w:rFonts w:ascii="Times New Roman" w:hAnsi="Times New Roman" w:cs="Times New Roman"/>
          <w:sz w:val="28"/>
          <w:szCs w:val="28"/>
        </w:rPr>
        <w:t>Таймаут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ожидания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ответа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в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секундах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855E9">
        <w:rPr>
          <w:rFonts w:ascii="Times New Roman" w:hAnsi="Times New Roman" w:cs="Times New Roman"/>
          <w:sz w:val="28"/>
          <w:szCs w:val="28"/>
        </w:rPr>
        <w:t>по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умолчанию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2)")</w:t>
      </w:r>
    </w:p>
    <w:p w14:paraId="4347AEDB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parser.add_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argument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"-n", "--no-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dns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", action="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store_true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", help="</w:t>
      </w:r>
      <w:r w:rsidRPr="00E855E9">
        <w:rPr>
          <w:rFonts w:ascii="Times New Roman" w:hAnsi="Times New Roman" w:cs="Times New Roman"/>
          <w:sz w:val="28"/>
          <w:szCs w:val="28"/>
        </w:rPr>
        <w:t>Не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выполнять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DNS-</w:t>
      </w:r>
      <w:r w:rsidRPr="00E855E9">
        <w:rPr>
          <w:rFonts w:ascii="Times New Roman" w:hAnsi="Times New Roman" w:cs="Times New Roman"/>
          <w:sz w:val="28"/>
          <w:szCs w:val="28"/>
        </w:rPr>
        <w:t>запросы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имён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промежуточных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узлов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00BF255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parser.parse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55C7A7F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57D44F40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if not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is_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admin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6F1206C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E855E9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E855E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855E9">
        <w:rPr>
          <w:rFonts w:ascii="Times New Roman" w:hAnsi="Times New Roman" w:cs="Times New Roman"/>
          <w:sz w:val="28"/>
          <w:szCs w:val="28"/>
        </w:rPr>
        <w:t>"Внимание: для работы необходимы права администратора.")</w:t>
      </w:r>
    </w:p>
    <w:p w14:paraId="6B757E5D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print("Запустите программу от имени администратора.")</w:t>
      </w:r>
    </w:p>
    <w:p w14:paraId="157D994B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if platform.system() == 'Windows':</w:t>
      </w:r>
    </w:p>
    <w:p w14:paraId="0E6E8E1E" w14:textId="77777777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    print("Нажмите правой кнопкой на командной строке -&gt; 'Запуск от имени администратора'.")</w:t>
      </w:r>
    </w:p>
    <w:p w14:paraId="424ECD65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E855E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sys.exit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(1)</w:t>
      </w:r>
    </w:p>
    <w:p w14:paraId="642A73E1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4BAC76EC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tracer = 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Traceroute(</w:t>
      </w:r>
      <w:proofErr w:type="gramEnd"/>
    </w:p>
    <w:p w14:paraId="325B2310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target=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args.host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D5CE2CB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max_hops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args.max_hops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F75789D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timeout=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args.timeout</w:t>
      </w:r>
      <w:proofErr w:type="spellEnd"/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8A0E40A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resolve=not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args.no_dns</w:t>
      </w:r>
      <w:proofErr w:type="spellEnd"/>
    </w:p>
    <w:p w14:paraId="4F595F00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329E5725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7F81FF9A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tracer.run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937BCFE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except </w:t>
      </w:r>
      <w:proofErr w:type="spellStart"/>
      <w:r w:rsidRPr="009A3752">
        <w:rPr>
          <w:rFonts w:ascii="Times New Roman" w:hAnsi="Times New Roman" w:cs="Times New Roman"/>
          <w:sz w:val="28"/>
          <w:szCs w:val="28"/>
          <w:lang w:val="en-US"/>
        </w:rPr>
        <w:t>KeyboardInterrupt</w:t>
      </w:r>
      <w:proofErr w:type="spellEnd"/>
      <w:r w:rsidRPr="009A375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5A3477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"\n</w:t>
      </w:r>
      <w:r w:rsidRPr="00E855E9">
        <w:rPr>
          <w:rFonts w:ascii="Times New Roman" w:hAnsi="Times New Roman" w:cs="Times New Roman"/>
          <w:sz w:val="28"/>
          <w:szCs w:val="28"/>
        </w:rPr>
        <w:t>Прерывание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855E9">
        <w:rPr>
          <w:rFonts w:ascii="Times New Roman" w:hAnsi="Times New Roman" w:cs="Times New Roman"/>
          <w:sz w:val="28"/>
          <w:szCs w:val="28"/>
        </w:rPr>
        <w:t>пользователя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>.")</w:t>
      </w:r>
    </w:p>
    <w:p w14:paraId="619B8B0D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except Exception as e:</w:t>
      </w:r>
    </w:p>
    <w:p w14:paraId="2732590D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9A375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9A3752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E855E9">
        <w:rPr>
          <w:rFonts w:ascii="Times New Roman" w:hAnsi="Times New Roman" w:cs="Times New Roman"/>
          <w:sz w:val="28"/>
          <w:szCs w:val="28"/>
        </w:rPr>
        <w:t>Ошибка</w:t>
      </w:r>
      <w:r w:rsidRPr="009A3752">
        <w:rPr>
          <w:rFonts w:ascii="Times New Roman" w:hAnsi="Times New Roman" w:cs="Times New Roman"/>
          <w:sz w:val="28"/>
          <w:szCs w:val="28"/>
          <w:lang w:val="en-US"/>
        </w:rPr>
        <w:t>: {e}")</w:t>
      </w:r>
    </w:p>
    <w:p w14:paraId="518F0DB4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780DA541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</w:p>
    <w:p w14:paraId="3E8999E9" w14:textId="77777777" w:rsidR="00E855E9" w:rsidRPr="009A3752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24BFBA25" w14:textId="3FE25DAE" w:rsidR="00E855E9" w:rsidRPr="00E855E9" w:rsidRDefault="00E855E9" w:rsidP="00E855E9">
      <w:pPr>
        <w:spacing w:after="0" w:line="360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9A375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E855E9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E855E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855E9">
        <w:rPr>
          <w:rFonts w:ascii="Times New Roman" w:hAnsi="Times New Roman" w:cs="Times New Roman"/>
          <w:sz w:val="28"/>
          <w:szCs w:val="28"/>
        </w:rPr>
        <w:t>)</w:t>
      </w:r>
    </w:p>
    <w:sectPr w:rsidR="00E855E9" w:rsidRPr="00E855E9" w:rsidSect="00FF54EC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C0837"/>
    <w:multiLevelType w:val="hybridMultilevel"/>
    <w:tmpl w:val="B0BA3D6A"/>
    <w:lvl w:ilvl="0" w:tplc="4B6CC8B0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" w15:restartNumberingAfterBreak="0">
    <w:nsid w:val="0C0A7B91"/>
    <w:multiLevelType w:val="hybridMultilevel"/>
    <w:tmpl w:val="324C1CB6"/>
    <w:lvl w:ilvl="0" w:tplc="8F4A87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D633ED3"/>
    <w:multiLevelType w:val="hybridMultilevel"/>
    <w:tmpl w:val="F5CAD7D2"/>
    <w:lvl w:ilvl="0" w:tplc="14042A74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178E5382"/>
    <w:multiLevelType w:val="hybridMultilevel"/>
    <w:tmpl w:val="D7520876"/>
    <w:lvl w:ilvl="0" w:tplc="8BEC54CE">
      <w:start w:val="1"/>
      <w:numFmt w:val="bullet"/>
      <w:lvlText w:val=""/>
      <w:lvlJc w:val="left"/>
      <w:pPr>
        <w:ind w:left="18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0" w:hanging="360"/>
      </w:pPr>
      <w:rPr>
        <w:rFonts w:ascii="Wingdings" w:hAnsi="Wingdings" w:hint="default"/>
      </w:rPr>
    </w:lvl>
  </w:abstractNum>
  <w:abstractNum w:abstractNumId="4" w15:restartNumberingAfterBreak="0">
    <w:nsid w:val="1EA544F1"/>
    <w:multiLevelType w:val="hybridMultilevel"/>
    <w:tmpl w:val="D2FCB4FE"/>
    <w:lvl w:ilvl="0" w:tplc="1468520E">
      <w:start w:val="1"/>
      <w:numFmt w:val="decimal"/>
      <w:lvlText w:val="%1."/>
      <w:lvlJc w:val="left"/>
      <w:pPr>
        <w:ind w:left="645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5" w15:restartNumberingAfterBreak="0">
    <w:nsid w:val="5BED6509"/>
    <w:multiLevelType w:val="hybridMultilevel"/>
    <w:tmpl w:val="3AC04BB2"/>
    <w:lvl w:ilvl="0" w:tplc="8ECCB36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45F3D7E"/>
    <w:multiLevelType w:val="hybridMultilevel"/>
    <w:tmpl w:val="BCBAC6FC"/>
    <w:lvl w:ilvl="0" w:tplc="8F4E42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71524CB"/>
    <w:multiLevelType w:val="multilevel"/>
    <w:tmpl w:val="7DB87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9219668">
    <w:abstractNumId w:val="4"/>
  </w:num>
  <w:num w:numId="2" w16cid:durableId="2135781989">
    <w:abstractNumId w:val="3"/>
  </w:num>
  <w:num w:numId="3" w16cid:durableId="17535479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53878069">
    <w:abstractNumId w:val="2"/>
  </w:num>
  <w:num w:numId="5" w16cid:durableId="1161234884">
    <w:abstractNumId w:val="6"/>
  </w:num>
  <w:num w:numId="6" w16cid:durableId="1725325833">
    <w:abstractNumId w:val="1"/>
  </w:num>
  <w:num w:numId="7" w16cid:durableId="220558628">
    <w:abstractNumId w:val="5"/>
  </w:num>
  <w:num w:numId="8" w16cid:durableId="792870172">
    <w:abstractNumId w:val="0"/>
  </w:num>
  <w:num w:numId="9" w16cid:durableId="1131480360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xei Vidilin">
    <w15:presenceInfo w15:providerId="Windows Live" w15:userId="d480f6320619477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6A9"/>
    <w:rsid w:val="00007E4E"/>
    <w:rsid w:val="00015CC9"/>
    <w:rsid w:val="0002707D"/>
    <w:rsid w:val="00051A82"/>
    <w:rsid w:val="00073541"/>
    <w:rsid w:val="00073CE3"/>
    <w:rsid w:val="000A4082"/>
    <w:rsid w:val="0011122F"/>
    <w:rsid w:val="00147742"/>
    <w:rsid w:val="001A4689"/>
    <w:rsid w:val="001C5CE1"/>
    <w:rsid w:val="001E6366"/>
    <w:rsid w:val="0024349E"/>
    <w:rsid w:val="002972BC"/>
    <w:rsid w:val="002E5042"/>
    <w:rsid w:val="00311F2E"/>
    <w:rsid w:val="00364836"/>
    <w:rsid w:val="003706A9"/>
    <w:rsid w:val="00372EB7"/>
    <w:rsid w:val="003836B3"/>
    <w:rsid w:val="003A414C"/>
    <w:rsid w:val="003C57E7"/>
    <w:rsid w:val="003E6EAB"/>
    <w:rsid w:val="00414A74"/>
    <w:rsid w:val="00422525"/>
    <w:rsid w:val="004564C5"/>
    <w:rsid w:val="004C5F86"/>
    <w:rsid w:val="004F445C"/>
    <w:rsid w:val="005A517F"/>
    <w:rsid w:val="005C3069"/>
    <w:rsid w:val="006271EA"/>
    <w:rsid w:val="00647B89"/>
    <w:rsid w:val="006751EA"/>
    <w:rsid w:val="0068579C"/>
    <w:rsid w:val="006E648E"/>
    <w:rsid w:val="00735D43"/>
    <w:rsid w:val="007679EB"/>
    <w:rsid w:val="00782B56"/>
    <w:rsid w:val="007953CA"/>
    <w:rsid w:val="007E6BBE"/>
    <w:rsid w:val="00836B15"/>
    <w:rsid w:val="008C5C70"/>
    <w:rsid w:val="00906ABE"/>
    <w:rsid w:val="009A3752"/>
    <w:rsid w:val="009C4F03"/>
    <w:rsid w:val="009D5C62"/>
    <w:rsid w:val="00A31F39"/>
    <w:rsid w:val="00A50CE8"/>
    <w:rsid w:val="00A53391"/>
    <w:rsid w:val="00A63133"/>
    <w:rsid w:val="00A671B8"/>
    <w:rsid w:val="00A852E3"/>
    <w:rsid w:val="00AC06AE"/>
    <w:rsid w:val="00AF2CAF"/>
    <w:rsid w:val="00B55A2C"/>
    <w:rsid w:val="00BC0220"/>
    <w:rsid w:val="00BC4816"/>
    <w:rsid w:val="00BF5A45"/>
    <w:rsid w:val="00C23952"/>
    <w:rsid w:val="00C8682E"/>
    <w:rsid w:val="00CA6EBE"/>
    <w:rsid w:val="00CE0D4B"/>
    <w:rsid w:val="00CE308E"/>
    <w:rsid w:val="00CF1D9F"/>
    <w:rsid w:val="00D46D22"/>
    <w:rsid w:val="00DC5A31"/>
    <w:rsid w:val="00E042E1"/>
    <w:rsid w:val="00E24150"/>
    <w:rsid w:val="00E7487F"/>
    <w:rsid w:val="00E855E9"/>
    <w:rsid w:val="00EF1230"/>
    <w:rsid w:val="00F633CB"/>
    <w:rsid w:val="00F649D3"/>
    <w:rsid w:val="00F86EBF"/>
    <w:rsid w:val="00FB7A97"/>
    <w:rsid w:val="00FE66E8"/>
    <w:rsid w:val="00FF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BDFD4"/>
  <w15:chartTrackingRefBased/>
  <w15:docId w15:val="{548F929E-7753-4128-BDEA-0B6256476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/>
        <w:ind w:firstLine="68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4EC"/>
  </w:style>
  <w:style w:type="paragraph" w:styleId="Heading1">
    <w:name w:val="heading 1"/>
    <w:basedOn w:val="Normal"/>
    <w:next w:val="Normal"/>
    <w:link w:val="Heading1Char"/>
    <w:uiPriority w:val="9"/>
    <w:qFormat/>
    <w:rsid w:val="00370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6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6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6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6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6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6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6A9"/>
    <w:pPr>
      <w:numPr>
        <w:ilvl w:val="1"/>
      </w:numPr>
      <w:ind w:firstLine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6A9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6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6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6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44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45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2972BC"/>
    <w:pPr>
      <w:spacing w:after="0"/>
      <w:ind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529FB0-101A-45E9-A8A5-B7B08B807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10</Pages>
  <Words>1691</Words>
  <Characters>9642</Characters>
  <Application>Microsoft Office Word</Application>
  <DocSecurity>0</DocSecurity>
  <Lines>80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Григорьев</dc:creator>
  <cp:keywords/>
  <dc:description/>
  <cp:lastModifiedBy>Alexei Vidilin</cp:lastModifiedBy>
  <cp:revision>22</cp:revision>
  <dcterms:created xsi:type="dcterms:W3CDTF">2025-09-11T20:52:00Z</dcterms:created>
  <dcterms:modified xsi:type="dcterms:W3CDTF">2026-03-24T18:55:00Z</dcterms:modified>
</cp:coreProperties>
</file>